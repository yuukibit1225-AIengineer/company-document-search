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aiohappyeyeballs==2.4.4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aiohttp==3.11.10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aiosignal==1.3.1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altair==5.5.0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anyio==4.7.0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attrs==24.2.0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backoff==2.2.1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beautifulsoup4==4.13.3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blinker==1.9.0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cachetools==5.5.0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certifi==2024.8.30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charset-normalizer==3.4.0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chromadb==0.3.29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click==8.1.7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clickhouse-connect==0.8.9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coloredlogs==15.0.1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dataclasses-json==0.6.7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distro==1.9.0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docx2txt==0.8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duckdb==1.1.3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fastapi==0.85.1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filelock==3.16.1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flatbuffers==24.3.25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frozenlist==1.5.0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fsspec==2024.10.0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gitdb==4.0.11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GitPython==3.1.43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greenlet==3.1.1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h11==0.14.0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hnswlib==0.8.0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httpcore==1.0.7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httptools==0.6.4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httpx==0.28.1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huggingface-hub==0.26.5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humanfriendly==10.0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idna==3.10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Jinja2==3.1.4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jiter==0.8.0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jsonpatch==1.33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jsonpointer==3.0.0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jsonschema==4.23.0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jsonschema-specifications==2024.10.1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langchain==0.2.17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langchain-community==0.2.19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langchain-core==0.2.43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langchain-openai==0.1.25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langchain-text-splitters==0.2.4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langsmith==0.1.147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lxml==5.3.0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lz4==4.3.3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markdown-it-py==3.0.0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MarkupSafe==3.0.2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marshmallow==3.23.1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mdurl==0.1.2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monotonic==1.6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mpmath==1.3.0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multidict==6.1.0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mypy-extensions==1.0.0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narwhals==1.16.0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onnxruntime==1.20.1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openai==1.57.0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orjson==3.10.12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overrides==7.7.0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packaging==24.2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pandas==2.2.3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pillow==11.0.0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posthog==3.7.4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propcache==0.2.1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Deleted user" w:id="0" w:date="2026-03-08T16:33:49Z"/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protobuf==5.29.1</w:t>
      </w:r>
      <w:del w:author="Deleted user" w:id="0" w:date="2026-03-08T16:33:49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del w:author="Deleted user" w:id="0" w:date="2026-03-08T16:33:49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delText xml:space="preserve">pulsar-client==3.5.0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pyarrow==18.1.0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pydantic==1.10.19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pydeck==0.9.1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Pygments==2.18.0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PyMuPDF==1.25.0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python-dateutil==2.9.0.post0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python-docx==1.1.2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python-dotenv==1.0.1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pytz==2024.2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PyYAML==6.0.2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rank-bm25==0.2.2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referencing==0.35.1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regex==2024.11.6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requests==2.32.3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requests-toolbelt==1.0.0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rich==13.9.4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rpds-py==0.22.3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six==1.17.0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smmap==5.0.1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sniffio==1.3.1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soupsieve==2.6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SQLAlchemy==2.0.36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starlette==0.20.4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streamlit==1.40.2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SudachiDict-full==20250129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SudachiPy==0.6.10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sympy==1.13.3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tenacity==8.5.0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tiktoken==0.8.0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tokenizers==0.21.0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toml==0.10.2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tornado==6.4.2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tqdm==4.67.1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typing-inspect==0.9.0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typing_extensions==4.12.2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tzdata==2024.2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urllib3==2.2.3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uvicorn==0.32.1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uvloop==0.21.0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watchfiles==1.0.0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websockets==14.1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yarl==1.18.3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zstandard==0.23.0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